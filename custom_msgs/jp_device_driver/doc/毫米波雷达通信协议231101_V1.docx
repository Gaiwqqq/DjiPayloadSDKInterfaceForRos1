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毫米波通信协议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170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编写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校验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变更说明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v0.1</w:t>
            </w:r>
          </w:p>
        </w:tc>
        <w:tc>
          <w:tcPr>
            <w:tcW w:w="170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孟令军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盖盛焘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2023/11/1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初始版本</w:t>
            </w:r>
          </w:p>
        </w:tc>
      </w:tr>
    </w:tbl>
    <w:p>
      <w:pPr>
        <w:jc w:val="center"/>
        <w:rPr>
          <w:sz w:val="32"/>
          <w:szCs w:val="32"/>
        </w:rPr>
      </w:pPr>
    </w:p>
    <w:p>
      <w:pPr>
        <w:ind w:firstLine="420"/>
        <w:rPr>
          <w:sz w:val="24"/>
        </w:rPr>
      </w:pPr>
      <w:r>
        <w:rPr>
          <w:rFonts w:hint="eastAsia"/>
          <w:sz w:val="24"/>
        </w:rPr>
        <w:t>雷达上电启动10s内完成自检，10s后开始和主机进行通信</w:t>
      </w:r>
    </w:p>
    <w:p>
      <w:pPr>
        <w:pStyle w:val="3"/>
      </w:pPr>
      <w:r>
        <w:rPr>
          <w:rFonts w:hint="eastAsia"/>
        </w:rPr>
        <w:t>一、基础说明</w:t>
      </w:r>
    </w:p>
    <w:p>
      <w:pPr>
        <w:pStyle w:val="4"/>
        <w:numPr>
          <w:ilvl w:val="0"/>
          <w:numId w:val="1"/>
        </w:numPr>
      </w:pPr>
      <w:r>
        <w:rPr>
          <w:rFonts w:hint="eastAsia"/>
        </w:rPr>
        <w:t>帧ID说明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帧ID</w:t>
            </w:r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0x01</w:t>
            </w:r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雷达信息帧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0x02</w:t>
            </w:r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雷达接收指令反馈帧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0x03</w:t>
            </w:r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主机配置指令帧</w:t>
            </w:r>
          </w:p>
        </w:tc>
      </w:tr>
    </w:tbl>
    <w:p>
      <w:pPr>
        <w:ind w:firstLine="420"/>
        <w:rPr>
          <w:sz w:val="24"/>
        </w:rPr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雷达状态码说明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状态码</w:t>
            </w:r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0x0</w:t>
            </w:r>
            <w:ins w:id="0" w:author="ly" w:date="2025-03-20T19:39:18Z">
              <w:r>
                <w:rPr>
                  <w:rFonts w:hint="eastAsia"/>
                  <w:sz w:val="24"/>
                  <w:lang w:val="en-US" w:eastAsia="zh-CN"/>
                </w:rPr>
                <w:t>8</w:t>
              </w:r>
            </w:ins>
            <w:del w:id="1" w:author="ly" w:date="2025-03-20T19:39:18Z">
              <w:bookmarkStart w:id="0" w:name="_GoBack"/>
              <w:bookmarkEnd w:id="0"/>
              <w:r>
                <w:rPr>
                  <w:rFonts w:hint="eastAsia"/>
                  <w:sz w:val="24"/>
                </w:rPr>
                <w:delText>1</w:delText>
              </w:r>
            </w:del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color w:val="FF0000"/>
                <w:sz w:val="24"/>
                <w:rPrChange w:id="2" w:author="zhou zhou" w:date="2023-11-03T12:52:00Z">
                  <w:rPr>
                    <w:sz w:val="24"/>
                  </w:rPr>
                </w:rPrChange>
              </w:rPr>
            </w:pPr>
            <w:r>
              <w:rPr>
                <w:color w:val="FF0000"/>
                <w:sz w:val="24"/>
                <w:rPrChange w:id="3" w:author="zhou zhou" w:date="2023-11-03T12:52:00Z">
                  <w:rPr>
                    <w:sz w:val="24"/>
                  </w:rPr>
                </w:rPrChange>
              </w:rPr>
              <w:t>0x02</w:t>
            </w:r>
          </w:p>
        </w:tc>
        <w:tc>
          <w:tcPr>
            <w:tcW w:w="4261" w:type="dxa"/>
          </w:tcPr>
          <w:p>
            <w:pPr>
              <w:rPr>
                <w:color w:val="FF0000"/>
                <w:sz w:val="24"/>
                <w:rPrChange w:id="4" w:author="zhou zhou" w:date="2023-11-03T12:52:00Z">
                  <w:rPr>
                    <w:sz w:val="24"/>
                  </w:rPr>
                </w:rPrChange>
              </w:rPr>
            </w:pPr>
            <w:del w:id="5" w:author="zhou zhou" w:date="2023-11-03T12:52:00Z">
              <w:r>
                <w:rPr>
                  <w:rFonts w:hint="eastAsia"/>
                  <w:color w:val="FF0000"/>
                  <w:sz w:val="24"/>
                  <w:rPrChange w:id="6" w:author="zhou zhou" w:date="2023-11-03T12:52:00Z">
                    <w:rPr>
                      <w:rFonts w:hint="eastAsia"/>
                      <w:sz w:val="24"/>
                    </w:rPr>
                  </w:rPrChange>
                </w:rPr>
                <w:delText>雷达厂商需要可添加</w:delText>
              </w:r>
            </w:del>
            <w:ins w:id="7" w:author="zhou zhou" w:date="2023-11-03T12:52:00Z">
              <w:r>
                <w:rPr>
                  <w:rFonts w:hint="eastAsia"/>
                  <w:color w:val="FF0000"/>
                  <w:sz w:val="24"/>
                  <w:rPrChange w:id="8" w:author="zhou zhou" w:date="2023-11-03T12:52:00Z">
                    <w:rPr>
                      <w:rFonts w:hint="eastAsia"/>
                      <w:sz w:val="24"/>
                    </w:rPr>
                  </w:rPrChange>
                </w:rPr>
                <w:t>时钟异常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4"/>
              </w:rPr>
            </w:pPr>
            <w:ins w:id="9" w:author="zhou zhou" w:date="2023-11-03T12:52:00Z">
              <w:r>
                <w:rPr>
                  <w:rFonts w:hint="eastAsia"/>
                  <w:color w:val="FF0000"/>
                  <w:sz w:val="24"/>
                </w:rPr>
                <w:t>0x0</w:t>
              </w:r>
            </w:ins>
            <w:ins w:id="10" w:author="zhou zhou" w:date="2023-11-03T12:52:00Z">
              <w:r>
                <w:rPr>
                  <w:color w:val="FF0000"/>
                  <w:sz w:val="24"/>
                </w:rPr>
                <w:t>4</w:t>
              </w:r>
            </w:ins>
            <w:del w:id="11" w:author="zhou zhou" w:date="2023-11-03T12:52:00Z">
              <w:r>
                <w:rPr>
                  <w:rFonts w:hint="eastAsia"/>
                  <w:sz w:val="24"/>
                </w:rPr>
                <w:delText>...</w:delText>
              </w:r>
            </w:del>
          </w:p>
        </w:tc>
        <w:tc>
          <w:tcPr>
            <w:tcW w:w="4261" w:type="dxa"/>
          </w:tcPr>
          <w:p>
            <w:pPr>
              <w:rPr>
                <w:sz w:val="24"/>
              </w:rPr>
            </w:pPr>
            <w:ins w:id="12" w:author="zhou zhou" w:date="2023-11-03T12:52:00Z">
              <w:r>
                <w:rPr>
                  <w:rFonts w:hint="eastAsia"/>
                  <w:color w:val="FF0000"/>
                  <w:sz w:val="24"/>
                  <w:rPrChange w:id="13" w:author="zhou zhou" w:date="2023-11-03T12:52:00Z">
                    <w:rPr>
                      <w:rFonts w:hint="eastAsia"/>
                      <w:sz w:val="24"/>
                    </w:rPr>
                  </w:rPrChange>
                </w:rPr>
                <w:t>电源异常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ins w:id="14" w:author="zhou zhou" w:date="2023-11-03T12:52:00Z"/>
        </w:trPr>
        <w:tc>
          <w:tcPr>
            <w:tcW w:w="4261" w:type="dxa"/>
          </w:tcPr>
          <w:p>
            <w:pPr>
              <w:rPr>
                <w:ins w:id="15" w:author="zhou zhou" w:date="2023-11-03T12:52:00Z"/>
                <w:color w:val="FF0000"/>
                <w:sz w:val="24"/>
              </w:rPr>
            </w:pPr>
          </w:p>
        </w:tc>
        <w:tc>
          <w:tcPr>
            <w:tcW w:w="4261" w:type="dxa"/>
          </w:tcPr>
          <w:p>
            <w:pPr>
              <w:rPr>
                <w:ins w:id="16" w:author="zhou zhou" w:date="2023-11-03T12:52:00Z"/>
                <w:color w:val="FF0000"/>
                <w:sz w:val="24"/>
              </w:rPr>
            </w:pPr>
          </w:p>
        </w:tc>
      </w:tr>
    </w:tbl>
    <w:p>
      <w:pPr>
        <w:rPr>
          <w:sz w:val="24"/>
        </w:rPr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雷达接收指令码说明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19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指令码ID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参数含义说明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参数定义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0x01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波特率配置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1:460800,2:230400;3:</w:t>
            </w:r>
            <w:commentRangeStart w:id="0"/>
            <w:r>
              <w:rPr>
                <w:rFonts w:hint="eastAsia"/>
                <w:sz w:val="24"/>
              </w:rPr>
              <w:t>115200</w:t>
            </w:r>
            <w:commentRangeEnd w:id="0"/>
            <w:r>
              <w:rPr>
                <w:rStyle w:val="7"/>
              </w:rP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0x02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保存当前参数，断电生效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1:保存；0:不</w:t>
            </w:r>
            <w:commentRangeStart w:id="1"/>
            <w:r>
              <w:rPr>
                <w:rFonts w:hint="eastAsia"/>
                <w:sz w:val="24"/>
              </w:rPr>
              <w:t>保存</w:t>
            </w:r>
            <w:commentRangeEnd w:id="1"/>
            <w:r>
              <w:rPr>
                <w:rStyle w:val="7"/>
              </w:rP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0x03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最大距离设置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0x04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雷达输出模式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1:10hz连续输出 2:查询</w:t>
            </w:r>
            <w:commentRangeStart w:id="2"/>
            <w:r>
              <w:rPr>
                <w:rFonts w:hint="eastAsia"/>
                <w:sz w:val="24"/>
              </w:rPr>
              <w:t>输出</w:t>
            </w:r>
            <w:commentRangeEnd w:id="2"/>
            <w:r>
              <w:rPr>
                <w:rStyle w:val="7"/>
              </w:rP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0x05</w:t>
            </w:r>
          </w:p>
        </w:tc>
        <w:tc>
          <w:tcPr>
            <w:tcW w:w="192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请求雷达信息帧</w:t>
            </w:r>
          </w:p>
        </w:tc>
        <w:tc>
          <w:tcPr>
            <w:tcW w:w="401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7" w:author="zhou zhou" w:date="2024-01-14T19:51:00Z"/>
        </w:trPr>
        <w:tc>
          <w:tcPr>
            <w:tcW w:w="2588" w:type="dxa"/>
          </w:tcPr>
          <w:p>
            <w:pPr>
              <w:jc w:val="center"/>
              <w:rPr>
                <w:ins w:id="18" w:author="zhou zhou" w:date="2024-01-14T19:51:00Z"/>
                <w:color w:val="FF0000"/>
                <w:sz w:val="24"/>
                <w:rPrChange w:id="19" w:author="zhou zhou" w:date="2024-01-14T19:52:00Z">
                  <w:rPr>
                    <w:ins w:id="20" w:author="zhou zhou" w:date="2024-01-14T19:51:00Z"/>
                    <w:sz w:val="24"/>
                  </w:rPr>
                </w:rPrChange>
              </w:rPr>
            </w:pPr>
            <w:ins w:id="21" w:author="zhou zhou" w:date="2024-01-14T19:52:00Z">
              <w:r>
                <w:rPr>
                  <w:color w:val="FF0000"/>
                  <w:sz w:val="24"/>
                  <w:rPrChange w:id="22" w:author="zhou zhou" w:date="2024-01-14T19:52:00Z">
                    <w:rPr>
                      <w:sz w:val="24"/>
                    </w:rPr>
                  </w:rPrChange>
                </w:rPr>
                <w:t>0x06</w:t>
              </w:r>
            </w:ins>
          </w:p>
        </w:tc>
        <w:tc>
          <w:tcPr>
            <w:tcW w:w="1923" w:type="dxa"/>
          </w:tcPr>
          <w:p>
            <w:pPr>
              <w:jc w:val="center"/>
              <w:rPr>
                <w:ins w:id="23" w:author="zhou zhou" w:date="2024-01-14T19:51:00Z"/>
                <w:color w:val="FF0000"/>
                <w:sz w:val="24"/>
                <w:rPrChange w:id="24" w:author="zhou zhou" w:date="2024-01-14T19:52:00Z">
                  <w:rPr>
                    <w:ins w:id="25" w:author="zhou zhou" w:date="2024-01-14T19:51:00Z"/>
                    <w:sz w:val="24"/>
                  </w:rPr>
                </w:rPrChange>
              </w:rPr>
            </w:pPr>
            <w:ins w:id="26" w:author="zhou zhou" w:date="2024-01-14T19:52:00Z">
              <w:r>
                <w:rPr>
                  <w:rFonts w:hint="eastAsia"/>
                  <w:color w:val="FF0000"/>
                  <w:sz w:val="24"/>
                  <w:rPrChange w:id="27" w:author="zhou zhou" w:date="2024-01-14T19:52:00Z">
                    <w:rPr>
                      <w:rFonts w:hint="eastAsia"/>
                      <w:sz w:val="24"/>
                    </w:rPr>
                  </w:rPrChange>
                </w:rPr>
                <w:t>高低空模式</w:t>
              </w:r>
            </w:ins>
          </w:p>
        </w:tc>
        <w:tc>
          <w:tcPr>
            <w:tcW w:w="4011" w:type="dxa"/>
          </w:tcPr>
          <w:p>
            <w:pPr>
              <w:jc w:val="center"/>
              <w:rPr>
                <w:ins w:id="28" w:author="zhou zhou" w:date="2024-01-14T19:51:00Z"/>
                <w:color w:val="FF0000"/>
                <w:sz w:val="24"/>
                <w:rPrChange w:id="29" w:author="zhou zhou" w:date="2024-01-14T19:52:00Z">
                  <w:rPr>
                    <w:ins w:id="30" w:author="zhou zhou" w:date="2024-01-14T19:51:00Z"/>
                    <w:sz w:val="24"/>
                  </w:rPr>
                </w:rPrChange>
              </w:rPr>
            </w:pPr>
            <w:ins w:id="31" w:author="zhou zhou" w:date="2024-01-14T19:52:00Z">
              <w:r>
                <w:rPr>
                  <w:color w:val="FF0000"/>
                  <w:sz w:val="24"/>
                  <w:rPrChange w:id="32" w:author="zhou zhou" w:date="2024-01-14T19:52:00Z">
                    <w:rPr>
                      <w:sz w:val="24"/>
                    </w:rPr>
                  </w:rPrChange>
                </w:rPr>
                <w:t>1:</w:t>
              </w:r>
            </w:ins>
            <w:ins w:id="33" w:author="zhou zhou" w:date="2024-01-14T19:52:00Z">
              <w:r>
                <w:rPr>
                  <w:rFonts w:hint="eastAsia"/>
                  <w:color w:val="FF0000"/>
                  <w:sz w:val="24"/>
                  <w:rPrChange w:id="34" w:author="zhou zhou" w:date="2024-01-14T19:52:00Z">
                    <w:rPr>
                      <w:rFonts w:hint="eastAsia"/>
                      <w:sz w:val="24"/>
                    </w:rPr>
                  </w:rPrChange>
                </w:rPr>
                <w:t>低空模式</w:t>
              </w:r>
            </w:ins>
            <w:ins w:id="35" w:author="zhou zhou" w:date="2024-01-14T19:52:00Z">
              <w:r>
                <w:rPr>
                  <w:color w:val="FF0000"/>
                  <w:sz w:val="24"/>
                  <w:rPrChange w:id="36" w:author="zhou zhou" w:date="2024-01-14T19:52:00Z">
                    <w:rPr>
                      <w:sz w:val="24"/>
                    </w:rPr>
                  </w:rPrChange>
                </w:rPr>
                <w:t xml:space="preserve"> 2:</w:t>
              </w:r>
            </w:ins>
            <w:ins w:id="37" w:author="zhou zhou" w:date="2024-01-14T19:52:00Z">
              <w:r>
                <w:rPr>
                  <w:rFonts w:hint="eastAsia"/>
                  <w:color w:val="FF0000"/>
                  <w:sz w:val="24"/>
                  <w:rPrChange w:id="38" w:author="zhou zhou" w:date="2024-01-14T19:52:00Z">
                    <w:rPr>
                      <w:rFonts w:hint="eastAsia"/>
                      <w:sz w:val="24"/>
                    </w:rPr>
                  </w:rPrChange>
                </w:rPr>
                <w:t>高空模式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ins w:id="39" w:author="zhou zhou" w:date="2024-01-15T15:03:00Z"/>
        </w:trPr>
        <w:tc>
          <w:tcPr>
            <w:tcW w:w="2588" w:type="dxa"/>
          </w:tcPr>
          <w:p>
            <w:pPr>
              <w:jc w:val="center"/>
              <w:rPr>
                <w:ins w:id="40" w:author="zhou zhou" w:date="2024-01-15T15:03:00Z"/>
                <w:color w:val="FF0000"/>
                <w:sz w:val="24"/>
              </w:rPr>
            </w:pPr>
            <w:ins w:id="41" w:author="zhou zhou" w:date="2024-01-15T15:04:00Z">
              <w:r>
                <w:rPr>
                  <w:color w:val="FF0000"/>
                  <w:sz w:val="24"/>
                </w:rPr>
                <w:t>0x07</w:t>
              </w:r>
            </w:ins>
          </w:p>
        </w:tc>
        <w:tc>
          <w:tcPr>
            <w:tcW w:w="1923" w:type="dxa"/>
          </w:tcPr>
          <w:p>
            <w:pPr>
              <w:jc w:val="center"/>
              <w:rPr>
                <w:ins w:id="42" w:author="zhou zhou" w:date="2024-01-15T15:03:00Z"/>
                <w:rFonts w:hint="eastAsia"/>
                <w:color w:val="FF0000"/>
                <w:sz w:val="24"/>
              </w:rPr>
            </w:pPr>
            <w:ins w:id="43" w:author="zhou zhou" w:date="2024-01-15T15:04:00Z">
              <w:r>
                <w:rPr>
                  <w:rFonts w:hint="eastAsia"/>
                  <w:color w:val="FF0000"/>
                  <w:sz w:val="24"/>
                </w:rPr>
                <w:t>盲区设定</w:t>
              </w:r>
            </w:ins>
          </w:p>
        </w:tc>
        <w:tc>
          <w:tcPr>
            <w:tcW w:w="4011" w:type="dxa"/>
          </w:tcPr>
          <w:p>
            <w:pPr>
              <w:jc w:val="center"/>
              <w:rPr>
                <w:ins w:id="44" w:author="zhou zhou" w:date="2024-01-15T15:03:00Z"/>
                <w:color w:val="FF0000"/>
                <w:sz w:val="24"/>
              </w:rPr>
            </w:pPr>
            <w:ins w:id="45" w:author="zhou zhou" w:date="2024-01-15T15:06:00Z">
              <w:r>
                <w:rPr>
                  <w:rFonts w:hint="eastAsia"/>
                  <w:color w:val="FF0000"/>
                  <w:sz w:val="24"/>
                </w:rPr>
                <w:t>分辨率为0</w:t>
              </w:r>
            </w:ins>
            <w:ins w:id="46" w:author="zhou zhou" w:date="2024-01-15T15:06:00Z">
              <w:r>
                <w:rPr>
                  <w:color w:val="FF0000"/>
                  <w:sz w:val="24"/>
                </w:rPr>
                <w:t>.61</w:t>
              </w:r>
            </w:ins>
            <w:ins w:id="47" w:author="zhou zhou" w:date="2024-01-15T15:06:00Z">
              <w:r>
                <w:rPr>
                  <w:rFonts w:hint="eastAsia"/>
                  <w:color w:val="FF0000"/>
                  <w:sz w:val="24"/>
                </w:rPr>
                <w:t>m</w:t>
              </w:r>
            </w:ins>
          </w:p>
        </w:tc>
      </w:tr>
    </w:tbl>
    <w:p>
      <w:pPr>
        <w:rPr>
          <w:sz w:val="24"/>
        </w:rPr>
      </w:pPr>
    </w:p>
    <w:p>
      <w:pPr>
        <w:pStyle w:val="3"/>
      </w:pPr>
      <w:r>
        <w:rPr>
          <w:rFonts w:hint="eastAsia"/>
        </w:rPr>
        <w:t>二、具体消息定义</w:t>
      </w:r>
    </w:p>
    <w:p>
      <w:pPr>
        <w:pStyle w:val="4"/>
      </w:pPr>
      <w:r>
        <w:rPr>
          <w:rFonts w:hint="eastAsia"/>
        </w:rPr>
        <w:t>1、雷达信息帧（ID 0x01）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2227"/>
        <w:gridCol w:w="5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字节号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含义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0~1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帧头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0xaa 0x55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帧ID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用于区分不同消息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3~4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数据包长度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长度表示从数据包长度字段开始到校验位之前（n-3）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固件版本号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6~7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雷达状态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可定义雷达状态码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8~9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测量目标总数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10~13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目标1距离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4字节浮点数</w:t>
            </w:r>
            <w:commentRangeStart w:id="3"/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表示</w:t>
            </w:r>
            <w:commentRangeEnd w:id="3"/>
            <w:r>
              <w:rPr>
                <w:rStyle w:val="7"/>
              </w:rPr>
              <w:commentReference w:id="3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14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目标1信强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信强值=dB数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15~n-1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其他目标信息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n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奇偶校验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累加和校验占1</w:t>
            </w:r>
            <w:commentRangeStart w:id="4"/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字节</w:t>
            </w:r>
            <w:commentRangeEnd w:id="4"/>
            <w:r>
              <w:rPr>
                <w:rStyle w:val="7"/>
              </w:rPr>
              <w:commentReference w:id="4"/>
            </w:r>
          </w:p>
        </w:tc>
      </w:tr>
    </w:tbl>
    <w:p>
      <w:pPr>
        <w:pStyle w:val="4"/>
        <w:numPr>
          <w:ilvl w:val="0"/>
          <w:numId w:val="2"/>
        </w:numPr>
      </w:pPr>
      <w:r>
        <w:rPr>
          <w:rFonts w:hint="eastAsia"/>
        </w:rPr>
        <w:t>雷达指令接收反馈帧（ID 0x02），接收到主机消息（ID 0x03）后反馈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2227"/>
        <w:gridCol w:w="5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字节号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含义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0~1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帧头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0xaa 0x55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帧ID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用于区分不同消息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3~4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数据包长度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长度表示从数据包长度字段开始到校验位之前（n-3）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雷达接收到指令码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指令执行状态反馈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1表示设置成功，0表示设置失败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7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奇偶校验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累加和校验占1</w:t>
            </w:r>
            <w:commentRangeStart w:id="5"/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字节</w:t>
            </w:r>
            <w:commentRangeEnd w:id="5"/>
            <w:r>
              <w:rPr>
                <w:rStyle w:val="7"/>
              </w:rPr>
              <w:commentReference w:id="5"/>
            </w:r>
          </w:p>
        </w:tc>
      </w:tr>
    </w:tbl>
    <w:p>
      <w:pPr>
        <w:pStyle w:val="4"/>
        <w:numPr>
          <w:ilvl w:val="0"/>
          <w:numId w:val="2"/>
        </w:numPr>
      </w:pPr>
      <w:r>
        <w:rPr>
          <w:rFonts w:hint="eastAsia"/>
        </w:rPr>
        <w:t>主机指令码（帧ID 0x03）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2227"/>
        <w:gridCol w:w="5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字节号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含义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0~1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帧头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0xaa 0x55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帧ID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用于区分不同消息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3~4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数据包长度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长度表示从数据包长度字段开始到校验位之前（n-3）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指令码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见雷达接收指令码说明</w:t>
            </w:r>
          </w:p>
        </w:tc>
      </w:tr>
      <w:tr>
        <w:tc>
          <w:tcPr>
            <w:tcW w:w="1083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6~9</w:t>
            </w:r>
          </w:p>
        </w:tc>
        <w:tc>
          <w:tcPr>
            <w:tcW w:w="2227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参数</w:t>
            </w:r>
          </w:p>
        </w:tc>
        <w:tc>
          <w:tcPr>
            <w:tcW w:w="5000" w:type="dxa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见雷达接收指令码说明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3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10</w:t>
            </w:r>
          </w:p>
        </w:tc>
        <w:tc>
          <w:tcPr>
            <w:tcW w:w="2227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奇偶校验</w:t>
            </w:r>
          </w:p>
        </w:tc>
        <w:tc>
          <w:tcPr>
            <w:tcW w:w="5000" w:type="dxa"/>
          </w:tcPr>
          <w:p>
            <w:pPr>
              <w:pStyle w:val="13"/>
              <w:spacing w:line="360" w:lineRule="auto"/>
              <w:ind w:firstLine="0" w:firstLineChars="0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累加和校验占1</w:t>
            </w:r>
            <w:commentRangeStart w:id="6"/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字节</w:t>
            </w:r>
            <w:commentRangeEnd w:id="6"/>
            <w:r>
              <w:rPr>
                <w:rStyle w:val="7"/>
              </w:rPr>
              <w:commentReference w:id="6"/>
            </w:r>
          </w:p>
        </w:tc>
      </w:tr>
    </w:tbl>
    <w:p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ou zhou" w:date="2023-11-03T12:43:00Z" w:initials="">
    <w:p w14:paraId="BCD7D70F">
      <w:pPr>
        <w:pStyle w:val="8"/>
      </w:pPr>
      <w:r>
        <w:rPr>
          <w:rFonts w:hint="eastAsia"/>
        </w:rPr>
        <w:t>默认波特率多少？刚开始如何建立连接</w:t>
      </w:r>
    </w:p>
  </w:comment>
  <w:comment w:id="1" w:author="zhou zhou" w:date="2023-11-03T12:44:00Z" w:initials="">
    <w:p w14:paraId="7FFCB32F">
      <w:pPr>
        <w:pStyle w:val="8"/>
      </w:pPr>
      <w:r>
        <w:rPr>
          <w:rFonts w:hint="eastAsia"/>
        </w:rPr>
        <w:t>保存哪些参数</w:t>
      </w:r>
    </w:p>
  </w:comment>
  <w:comment w:id="2" w:author="zhou zhou" w:date="2023-11-03T12:50:00Z" w:initials="">
    <w:p w14:paraId="DBCEC515">
      <w:pPr>
        <w:pStyle w:val="8"/>
      </w:pPr>
      <w:r>
        <w:rPr>
          <w:rFonts w:hint="eastAsia"/>
        </w:rPr>
        <w:t>默认是连续输出还是查询输出？</w:t>
      </w:r>
    </w:p>
  </w:comment>
  <w:comment w:id="3" w:author="zhou zhou" w:date="2023-11-03T12:44:00Z" w:initials="">
    <w:p w14:paraId="5E397C1A">
      <w:pPr>
        <w:pStyle w:val="8"/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>做浮点数比较麻烦，可否直接给出以m</w:t>
      </w:r>
      <w:r>
        <w:t>m</w:t>
      </w:r>
      <w:r>
        <w:rPr>
          <w:rFonts w:hint="eastAsia"/>
        </w:rPr>
        <w:t>为单位的无符号数距离值，如：四个字节的十进制数为1</w:t>
      </w:r>
      <w:r>
        <w:t>0000</w:t>
      </w:r>
      <w:r>
        <w:rPr>
          <w:rFonts w:hint="eastAsia"/>
        </w:rPr>
        <w:t>则表示距离1</w:t>
      </w:r>
      <w:r>
        <w:t>00</w:t>
      </w:r>
      <w:r>
        <w:rPr>
          <w:rFonts w:hint="eastAsia"/>
        </w:rPr>
        <w:t>米</w:t>
      </w:r>
    </w:p>
  </w:comment>
  <w:comment w:id="4" w:author="zhou zhou" w:date="2023-11-03T12:45:00Z" w:initials="">
    <w:p w14:paraId="3F5F3F88">
      <w:pPr>
        <w:pStyle w:val="8"/>
      </w:pPr>
      <w:r>
        <w:rPr>
          <w:rFonts w:hint="eastAsia"/>
        </w:rPr>
        <w:t>校验哪些字节确定下</w:t>
      </w:r>
    </w:p>
  </w:comment>
  <w:comment w:id="5" w:author="zhou zhou" w:date="2023-11-03T12:46:00Z" w:initials="">
    <w:p w14:paraId="3DA43186">
      <w:pPr>
        <w:pStyle w:val="8"/>
      </w:pPr>
      <w:r>
        <w:rPr>
          <w:rFonts w:hint="eastAsia"/>
        </w:rPr>
        <w:t>校验哪些字节确定下</w:t>
      </w:r>
    </w:p>
  </w:comment>
  <w:comment w:id="6" w:author="zhou zhou" w:date="2023-11-03T12:46:00Z" w:initials="">
    <w:p w14:paraId="97FF6C07">
      <w:pPr>
        <w:pStyle w:val="8"/>
      </w:pPr>
      <w:r>
        <w:rPr>
          <w:rFonts w:hint="eastAsia"/>
        </w:rPr>
        <w:t>校验哪些字节确定下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BCD7D70F" w15:done="0"/>
  <w15:commentEx w15:paraId="7FFCB32F" w15:done="0"/>
  <w15:commentEx w15:paraId="DBCEC515" w15:done="0"/>
  <w15:commentEx w15:paraId="5E397C1A" w15:done="0"/>
  <w15:commentEx w15:paraId="3F5F3F88" w15:done="0"/>
  <w15:commentEx w15:paraId="3DA43186" w15:done="0"/>
  <w15:commentEx w15:paraId="97FF6C0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4F2AB"/>
    <w:multiLevelType w:val="singleLevel"/>
    <w:tmpl w:val="7F64F2A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7F69E322"/>
    <w:multiLevelType w:val="singleLevel"/>
    <w:tmpl w:val="7F69E3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 zhou">
    <w15:presenceInfo w15:providerId="Windows Live" w15:userId="9dc8c36fa59e7fe8"/>
  </w15:person>
  <w15:person w15:author="ly">
    <w15:presenceInfo w15:providerId="None" w15:userId="l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76AEB"/>
    <w:rsid w:val="00096CC7"/>
    <w:rsid w:val="0024409E"/>
    <w:rsid w:val="00264D05"/>
    <w:rsid w:val="00426C27"/>
    <w:rsid w:val="00611C80"/>
    <w:rsid w:val="00713B2E"/>
    <w:rsid w:val="009D5E47"/>
    <w:rsid w:val="00D856E5"/>
    <w:rsid w:val="00DB0C9C"/>
    <w:rsid w:val="00F35456"/>
    <w:rsid w:val="178CCDC8"/>
    <w:rsid w:val="1E6BE5AE"/>
    <w:rsid w:val="1EFD5273"/>
    <w:rsid w:val="279D8A8C"/>
    <w:rsid w:val="359FE3EE"/>
    <w:rsid w:val="3AF3E207"/>
    <w:rsid w:val="3C7D836C"/>
    <w:rsid w:val="3E67FE7B"/>
    <w:rsid w:val="3FD7C189"/>
    <w:rsid w:val="3FEEB823"/>
    <w:rsid w:val="43BF4B94"/>
    <w:rsid w:val="49D7A394"/>
    <w:rsid w:val="4BFE8906"/>
    <w:rsid w:val="4FDA6E77"/>
    <w:rsid w:val="53B3451B"/>
    <w:rsid w:val="53FB9D03"/>
    <w:rsid w:val="54EB328F"/>
    <w:rsid w:val="5D6FD087"/>
    <w:rsid w:val="5E564262"/>
    <w:rsid w:val="67EFD6A9"/>
    <w:rsid w:val="6AB76AEB"/>
    <w:rsid w:val="6B3F8FE6"/>
    <w:rsid w:val="6B6BEDE7"/>
    <w:rsid w:val="6BB7309F"/>
    <w:rsid w:val="6BCFAF20"/>
    <w:rsid w:val="6BE5C3BB"/>
    <w:rsid w:val="6C5E5A30"/>
    <w:rsid w:val="6CBF02FC"/>
    <w:rsid w:val="6CC73CF9"/>
    <w:rsid w:val="6EEE1730"/>
    <w:rsid w:val="6FD88D23"/>
    <w:rsid w:val="727C34D3"/>
    <w:rsid w:val="72EF1DE2"/>
    <w:rsid w:val="777D20B4"/>
    <w:rsid w:val="77B3501F"/>
    <w:rsid w:val="77CF9EF6"/>
    <w:rsid w:val="77EDA428"/>
    <w:rsid w:val="7AB56A9D"/>
    <w:rsid w:val="7BB73D92"/>
    <w:rsid w:val="7BFF949D"/>
    <w:rsid w:val="7C5FF38F"/>
    <w:rsid w:val="7D7F1E1E"/>
    <w:rsid w:val="7ED63782"/>
    <w:rsid w:val="7F685D60"/>
    <w:rsid w:val="7FEFEE0C"/>
    <w:rsid w:val="8FADF463"/>
    <w:rsid w:val="95DE5CB9"/>
    <w:rsid w:val="9FFD0C2A"/>
    <w:rsid w:val="A75FC5D7"/>
    <w:rsid w:val="A9D51754"/>
    <w:rsid w:val="B1F7862F"/>
    <w:rsid w:val="B4B5F8BE"/>
    <w:rsid w:val="B55F2B06"/>
    <w:rsid w:val="B7FFE132"/>
    <w:rsid w:val="BE7F2D2F"/>
    <w:rsid w:val="BF4789D0"/>
    <w:rsid w:val="BFBF414F"/>
    <w:rsid w:val="CF99A96A"/>
    <w:rsid w:val="D4EE08F8"/>
    <w:rsid w:val="D7F902C1"/>
    <w:rsid w:val="DBBF657B"/>
    <w:rsid w:val="DFA738B7"/>
    <w:rsid w:val="DFBF98B4"/>
    <w:rsid w:val="E677C7D6"/>
    <w:rsid w:val="E7DBFB78"/>
    <w:rsid w:val="EA4F2D57"/>
    <w:rsid w:val="ECEFCB53"/>
    <w:rsid w:val="EEA9A2FE"/>
    <w:rsid w:val="EFDFF18B"/>
    <w:rsid w:val="F3EF99DE"/>
    <w:rsid w:val="F56FFD5B"/>
    <w:rsid w:val="F6EF4D10"/>
    <w:rsid w:val="F7DFDC7D"/>
    <w:rsid w:val="F7EB516D"/>
    <w:rsid w:val="F7FFBECD"/>
    <w:rsid w:val="F9CFE374"/>
    <w:rsid w:val="FBBF04A2"/>
    <w:rsid w:val="FBDFBD21"/>
    <w:rsid w:val="FBF5377C"/>
    <w:rsid w:val="FDDF3658"/>
    <w:rsid w:val="FDDF57F5"/>
    <w:rsid w:val="FDFD43A7"/>
    <w:rsid w:val="FF7A9EBE"/>
    <w:rsid w:val="FF7FB12E"/>
    <w:rsid w:val="FFBA074B"/>
    <w:rsid w:val="FFCF700F"/>
    <w:rsid w:val="FFD64597"/>
    <w:rsid w:val="FFDE6BA3"/>
    <w:rsid w:val="FFDFD9BC"/>
    <w:rsid w:val="FFFB8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qFormat/>
    <w:uiPriority w:val="0"/>
    <w:rPr>
      <w:sz w:val="21"/>
      <w:szCs w:val="21"/>
    </w:rPr>
  </w:style>
  <w:style w:type="paragraph" w:styleId="8">
    <w:name w:val="annotation text"/>
    <w:basedOn w:val="1"/>
    <w:link w:val="14"/>
    <w:qFormat/>
    <w:uiPriority w:val="0"/>
    <w:pPr>
      <w:jc w:val="left"/>
    </w:pPr>
  </w:style>
  <w:style w:type="paragraph" w:styleId="9">
    <w:name w:val="annotation subject"/>
    <w:basedOn w:val="8"/>
    <w:next w:val="8"/>
    <w:link w:val="15"/>
    <w:uiPriority w:val="0"/>
    <w:rPr>
      <w:b/>
      <w:bCs/>
    </w:rPr>
  </w:style>
  <w:style w:type="paragraph" w:styleId="10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批注文字 字符"/>
    <w:basedOn w:val="5"/>
    <w:link w:val="8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basedOn w:val="14"/>
    <w:link w:val="9"/>
    <w:uiPriority w:val="0"/>
    <w:rPr>
      <w:b/>
      <w:bCs/>
      <w:kern w:val="2"/>
      <w:sz w:val="21"/>
      <w:szCs w:val="24"/>
    </w:rPr>
  </w:style>
  <w:style w:type="character" w:customStyle="1" w:styleId="16">
    <w:name w:val="页眉 字符"/>
    <w:basedOn w:val="5"/>
    <w:link w:val="11"/>
    <w:uiPriority w:val="0"/>
    <w:rPr>
      <w:kern w:val="2"/>
      <w:sz w:val="18"/>
      <w:szCs w:val="18"/>
    </w:rPr>
  </w:style>
  <w:style w:type="character" w:customStyle="1" w:styleId="17">
    <w:name w:val="页脚 字符"/>
    <w:basedOn w:val="5"/>
    <w:link w:val="10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838</Characters>
  <Lines>6</Lines>
  <Paragraphs>1</Paragraphs>
  <TotalTime>350</TotalTime>
  <ScaleCrop>false</ScaleCrop>
  <LinksUpToDate>false</LinksUpToDate>
  <CharactersWithSpaces>984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2023-11-02T02:27:00Z</dcterms:created>
  <dc:creator>孟令军</dc:creator>
  <cp:lastModifiedBy>ly</cp:lastModifiedBy>
  <dcterms:modified xsi:type="dcterms:W3CDTF">2025-03-20T19:39:24Z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  <property fmtid="{D5CDD505-2E9C-101B-9397-08002B2CF9AE}" pid="3" name="ICV">
    <vt:lpwstr>68D7F83098EE8133A4B7416588934A04_41</vt:lpwstr>
  </property>
</Properties>
</file>